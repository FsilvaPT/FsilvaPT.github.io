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s>
        <w:spacing w:before="160" w:lineRule="auto"/>
        <w:jc w:val="center"/>
        <w:rPr>
          <w:rFonts w:ascii="Helvetica Neue" w:cs="Helvetica Neue" w:eastAsia="Helvetica Neue" w:hAnsi="Helvetica Neue"/>
          <w:color w:val="000000"/>
        </w:rPr>
      </w:pPr>
      <w:r w:rsidDel="00000000" w:rsidR="00000000" w:rsidRPr="00000000">
        <w:rPr>
          <w:rFonts w:ascii="Helvetica Neue" w:cs="Helvetica Neue" w:eastAsia="Helvetica Neue" w:hAnsi="Helvetica Neue"/>
        </w:rPr>
        <w:drawing>
          <wp:anchor allowOverlap="1" behindDoc="0" distB="0" distT="0" distL="0" distR="0" hidden="0" layoutInCell="1" locked="0" relativeHeight="0" simplePos="0">
            <wp:simplePos x="0" y="0"/>
            <wp:positionH relativeFrom="page">
              <wp:posOffset>854710</wp:posOffset>
            </wp:positionH>
            <wp:positionV relativeFrom="page">
              <wp:posOffset>182880</wp:posOffset>
            </wp:positionV>
            <wp:extent cx="1124585" cy="359410"/>
            <wp:effectExtent b="0" l="0" r="0" t="0"/>
            <wp:wrapNone/>
            <wp:docPr descr="Logo Horizontal.png" id="2" name="image1.png"/>
            <a:graphic>
              <a:graphicData uri="http://schemas.openxmlformats.org/drawingml/2006/picture">
                <pic:pic>
                  <pic:nvPicPr>
                    <pic:cNvPr descr="Logo Horizontal.png" id="0" name="image1.png"/>
                    <pic:cNvPicPr preferRelativeResize="0"/>
                  </pic:nvPicPr>
                  <pic:blipFill>
                    <a:blip r:embed="rId7"/>
                    <a:srcRect b="0" l="0" r="0" t="0"/>
                    <a:stretch>
                      <a:fillRect/>
                    </a:stretch>
                  </pic:blipFill>
                  <pic:spPr>
                    <a:xfrm>
                      <a:off x="0" y="0"/>
                      <a:ext cx="1124585" cy="35941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s>
        <w:spacing w:before="160" w:lineRule="auto"/>
        <w:jc w:val="center"/>
        <w:rPr>
          <w:rFonts w:ascii="Tahoma" w:cs="Tahoma" w:eastAsia="Tahoma" w:hAnsi="Tahoma"/>
          <w:b w:val="1"/>
          <w:color w:val="000000"/>
          <w:sz w:val="22"/>
          <w:szCs w:val="22"/>
        </w:rPr>
      </w:pPr>
      <w:r w:rsidDel="00000000" w:rsidR="00000000" w:rsidRPr="00000000">
        <w:rPr>
          <w:rFonts w:ascii="Helvetica Neue" w:cs="Helvetica Neue" w:eastAsia="Helvetica Neue" w:hAnsi="Helvetica Neue"/>
          <w:color w:val="000000"/>
          <w:sz w:val="22"/>
          <w:szCs w:val="22"/>
          <w:rtl w:val="0"/>
        </w:rPr>
        <w:t xml:space="preserve">ESCOLA SECUNDÁRIA JOSÉ SARAMAGO -Mafra</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jc w:val="center"/>
        <w:rPr>
          <w:rFonts w:ascii="Tahoma" w:cs="Tahoma" w:eastAsia="Tahoma" w:hAnsi="Tahoma"/>
          <w:b w:val="1"/>
          <w:color w:val="000000"/>
          <w:sz w:val="22"/>
          <w:szCs w:val="22"/>
        </w:rPr>
      </w:pPr>
      <w:r w:rsidDel="00000000" w:rsidR="00000000" w:rsidRPr="00000000">
        <w:rPr>
          <w:rFonts w:ascii="Tahoma" w:cs="Tahoma" w:eastAsia="Tahoma" w:hAnsi="Tahoma"/>
          <w:b w:val="1"/>
          <w:color w:val="000000"/>
          <w:sz w:val="22"/>
          <w:szCs w:val="22"/>
          <w:rtl w:val="0"/>
        </w:rPr>
        <w:t xml:space="preserve">Curso de Educação e Formação de Adultos – Nível secundário</w:t>
      </w:r>
    </w:p>
    <w:p w:rsidR="00000000" w:rsidDel="00000000" w:rsidP="00000000" w:rsidRDefault="00000000" w:rsidRPr="00000000" w14:paraId="00000004">
      <w:pPr>
        <w:pBdr>
          <w:top w:space="0" w:sz="0" w:val="nil"/>
          <w:left w:space="0" w:sz="0" w:val="nil"/>
          <w:bottom w:space="0" w:sz="0" w:val="nil"/>
          <w:right w:space="0" w:sz="0" w:val="nil"/>
          <w:between w:space="0" w:sz="0" w:val="nil"/>
        </w:pBdr>
        <w:jc w:val="center"/>
        <w:rPr>
          <w:rFonts w:ascii="Tahoma" w:cs="Tahoma" w:eastAsia="Tahoma" w:hAnsi="Tahoma"/>
          <w:b w:val="1"/>
          <w:color w:val="000000"/>
          <w:sz w:val="22"/>
          <w:szCs w:val="22"/>
        </w:rPr>
      </w:pPr>
      <w:r w:rsidDel="00000000" w:rsidR="00000000" w:rsidRPr="00000000">
        <w:rPr>
          <w:rFonts w:ascii="Tahoma" w:cs="Tahoma" w:eastAsia="Tahoma" w:hAnsi="Tahoma"/>
          <w:b w:val="1"/>
          <w:color w:val="000000"/>
          <w:sz w:val="22"/>
          <w:szCs w:val="22"/>
          <w:rtl w:val="0"/>
        </w:rPr>
        <w:t xml:space="preserve">Cidadania e Profissionalidade</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before="160" w:lineRule="auto"/>
        <w:rPr>
          <w:rFonts w:ascii="Helvetica Neue" w:cs="Helvetica Neue" w:eastAsia="Helvetica Neue" w:hAnsi="Helvetica Neue"/>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85725</wp:posOffset>
                </wp:positionV>
                <wp:extent cx="5876925" cy="860108"/>
                <wp:effectExtent b="0" l="0" r="0" t="0"/>
                <wp:wrapNone/>
                <wp:docPr id="1" name=""/>
                <a:graphic>
                  <a:graphicData uri="http://schemas.microsoft.com/office/word/2010/wordprocessingShape">
                    <wps:wsp>
                      <wps:cNvSpPr/>
                      <wps:cNvPr id="2" name="Shape 2"/>
                      <wps:spPr>
                        <a:xfrm>
                          <a:off x="2431350" y="3305973"/>
                          <a:ext cx="5829300" cy="94805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Narrow" w:cs="Arial Narrow" w:eastAsia="Arial Narrow" w:hAnsi="Arial Narrow"/>
                                <w:b w:val="0"/>
                                <w:i w:val="0"/>
                                <w:smallCaps w:val="0"/>
                                <w:strike w:val="0"/>
                                <w:color w:val="000000"/>
                                <w:sz w:val="24"/>
                                <w:vertAlign w:val="baseline"/>
                              </w:rPr>
                              <w:t xml:space="preserve">UFCD 4- Processos Identitários.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Narrow" w:cs="Arial Narrow" w:eastAsia="Arial Narrow" w:hAnsi="Arial Narrow"/>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Narrow" w:cs="Arial Narrow" w:eastAsia="Arial Narrow" w:hAnsi="Arial Narrow"/>
                                <w:b w:val="0"/>
                                <w:i w:val="0"/>
                                <w:smallCaps w:val="0"/>
                                <w:strike w:val="0"/>
                                <w:color w:val="000000"/>
                                <w:sz w:val="24"/>
                                <w:vertAlign w:val="baseline"/>
                              </w:rPr>
                            </w:r>
                            <w:r w:rsidDel="00000000" w:rsidR="00000000" w:rsidRPr="00000000">
                              <w:rPr>
                                <w:rFonts w:ascii="Arial Narrow" w:cs="Arial Narrow" w:eastAsia="Arial Narrow" w:hAnsi="Arial Narrow"/>
                                <w:b w:val="0"/>
                                <w:i w:val="0"/>
                                <w:smallCaps w:val="0"/>
                                <w:strike w:val="0"/>
                                <w:color w:val="000000"/>
                                <w:sz w:val="24"/>
                                <w:vertAlign w:val="baseline"/>
                              </w:rPr>
                              <w:t xml:space="preserve">Tema – Fundamentação dos princípios de conduta na relação com o outro.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Narrow" w:cs="Arial Narrow" w:eastAsia="Arial Narrow" w:hAnsi="Arial Narrow"/>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85725</wp:posOffset>
                </wp:positionV>
                <wp:extent cx="5876925" cy="860108"/>
                <wp:effectExtent b="0" l="0" r="0" t="0"/>
                <wp:wrapNone/>
                <wp:docPr id="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5876925" cy="860108"/>
                        </a:xfrm>
                        <a:prstGeom prst="rect"/>
                        <a:ln/>
                      </pic:spPr>
                    </pic:pic>
                  </a:graphicData>
                </a:graphic>
              </wp:anchor>
            </w:drawing>
          </mc:Fallback>
        </mc:AlternateContent>
      </w:r>
    </w:p>
    <w:p w:rsidR="00000000" w:rsidDel="00000000" w:rsidP="00000000" w:rsidRDefault="00000000" w:rsidRPr="00000000" w14:paraId="00000006">
      <w:pPr>
        <w:keepNext w:val="1"/>
        <w:pBdr>
          <w:top w:space="0" w:sz="0" w:val="nil"/>
          <w:left w:space="0" w:sz="0" w:val="nil"/>
          <w:bottom w:space="0" w:sz="0" w:val="nil"/>
          <w:right w:space="0" w:sz="0" w:val="nil"/>
          <w:between w:space="0" w:sz="0" w:val="nil"/>
        </w:pBdr>
        <w:tabs>
          <w:tab w:val="center" w:leader="none" w:pos="4252"/>
          <w:tab w:val="right" w:leader="none" w:pos="8504"/>
        </w:tabs>
        <w:spacing w:line="276" w:lineRule="auto"/>
        <w:jc w:val="both"/>
        <w:rPr>
          <w:rFonts w:ascii="Tahoma" w:cs="Tahoma" w:eastAsia="Tahoma" w:hAnsi="Tahoma"/>
          <w:color w:val="000000"/>
        </w:rPr>
      </w:pPr>
      <w:r w:rsidDel="00000000" w:rsidR="00000000" w:rsidRPr="00000000">
        <w:rPr>
          <w:rtl w:val="0"/>
        </w:rPr>
      </w:r>
    </w:p>
    <w:p w:rsidR="00000000" w:rsidDel="00000000" w:rsidP="00000000" w:rsidRDefault="00000000" w:rsidRPr="00000000" w14:paraId="00000007">
      <w:pPr>
        <w:keepNext w:val="1"/>
        <w:pBdr>
          <w:top w:space="0" w:sz="0" w:val="nil"/>
          <w:left w:space="0" w:sz="0" w:val="nil"/>
          <w:bottom w:space="0" w:sz="0" w:val="nil"/>
          <w:right w:space="0" w:sz="0" w:val="nil"/>
          <w:between w:space="0" w:sz="0" w:val="nil"/>
        </w:pBdr>
        <w:tabs>
          <w:tab w:val="center" w:leader="none" w:pos="4252"/>
          <w:tab w:val="right" w:leader="none" w:pos="8504"/>
        </w:tabs>
        <w:spacing w:line="276" w:lineRule="auto"/>
        <w:jc w:val="both"/>
        <w:rPr>
          <w:rFonts w:ascii="Tahoma" w:cs="Tahoma" w:eastAsia="Tahoma" w:hAnsi="Tahoma"/>
          <w:color w:val="000000"/>
        </w:rPr>
      </w:pPr>
      <w:r w:rsidDel="00000000" w:rsidR="00000000" w:rsidRPr="00000000">
        <w:rPr>
          <w:rtl w:val="0"/>
        </w:rPr>
      </w:r>
    </w:p>
    <w:p w:rsidR="00000000" w:rsidDel="00000000" w:rsidP="00000000" w:rsidRDefault="00000000" w:rsidRPr="00000000" w14:paraId="00000008">
      <w:pPr>
        <w:keepNext w:val="1"/>
        <w:pBdr>
          <w:top w:space="0" w:sz="0" w:val="nil"/>
          <w:left w:space="0" w:sz="0" w:val="nil"/>
          <w:bottom w:space="0" w:sz="0" w:val="nil"/>
          <w:right w:space="0" w:sz="0" w:val="nil"/>
          <w:between w:space="0" w:sz="0" w:val="nil"/>
        </w:pBdr>
        <w:tabs>
          <w:tab w:val="center" w:leader="none" w:pos="4252"/>
          <w:tab w:val="right" w:leader="none" w:pos="8504"/>
        </w:tabs>
        <w:spacing w:line="276" w:lineRule="auto"/>
        <w:jc w:val="both"/>
        <w:rPr>
          <w:rFonts w:ascii="Tahoma" w:cs="Tahoma" w:eastAsia="Tahoma" w:hAnsi="Tahoma"/>
          <w:color w:val="000000"/>
        </w:rPr>
      </w:pPr>
      <w:r w:rsidDel="00000000" w:rsidR="00000000" w:rsidRPr="00000000">
        <w:rPr>
          <w:rtl w:val="0"/>
        </w:rPr>
      </w:r>
    </w:p>
    <w:p w:rsidR="00000000" w:rsidDel="00000000" w:rsidP="00000000" w:rsidRDefault="00000000" w:rsidRPr="00000000" w14:paraId="00000009">
      <w:pPr>
        <w:keepNext w:val="1"/>
        <w:pBdr>
          <w:top w:space="0" w:sz="0" w:val="nil"/>
          <w:left w:space="0" w:sz="0" w:val="nil"/>
          <w:bottom w:space="0" w:sz="0" w:val="nil"/>
          <w:right w:space="0" w:sz="0" w:val="nil"/>
          <w:between w:space="0" w:sz="0" w:val="nil"/>
        </w:pBdr>
        <w:tabs>
          <w:tab w:val="center" w:leader="none" w:pos="4252"/>
          <w:tab w:val="right" w:leader="none" w:pos="8504"/>
        </w:tabs>
        <w:spacing w:line="276" w:lineRule="auto"/>
        <w:jc w:val="left"/>
        <w:rPr>
          <w:color w:val="000000"/>
        </w:rPr>
      </w:pPr>
      <w:r w:rsidDel="00000000" w:rsidR="00000000" w:rsidRPr="00000000">
        <w:rPr>
          <w:rtl w:val="0"/>
        </w:rPr>
      </w:r>
    </w:p>
    <w:p w:rsidR="00000000" w:rsidDel="00000000" w:rsidP="00000000" w:rsidRDefault="00000000" w:rsidRPr="00000000" w14:paraId="0000000A">
      <w:pPr>
        <w:keepNext w:val="1"/>
        <w:pBdr>
          <w:top w:space="0" w:sz="0" w:val="nil"/>
          <w:left w:space="0" w:sz="0" w:val="nil"/>
          <w:bottom w:space="0" w:sz="0" w:val="nil"/>
          <w:right w:space="0" w:sz="0" w:val="nil"/>
          <w:between w:space="0" w:sz="0" w:val="nil"/>
        </w:pBdr>
        <w:tabs>
          <w:tab w:val="center" w:leader="none" w:pos="4252"/>
          <w:tab w:val="right" w:leader="none" w:pos="8504"/>
        </w:tabs>
        <w:spacing w:line="276" w:lineRule="auto"/>
        <w:jc w:val="center"/>
        <w:rPr>
          <w:rFonts w:ascii="Arial Narrow" w:cs="Arial Narrow" w:eastAsia="Arial Narrow" w:hAnsi="Arial Narrow"/>
          <w:color w:val="000000"/>
        </w:rPr>
      </w:pPr>
      <w:r w:rsidDel="00000000" w:rsidR="00000000" w:rsidRPr="00000000">
        <w:rPr>
          <w:rFonts w:ascii="Arial Narrow" w:cs="Arial Narrow" w:eastAsia="Arial Narrow" w:hAnsi="Arial Narrow"/>
          <w:b w:val="1"/>
          <w:color w:val="000000"/>
          <w:u w:val="single"/>
          <w:rtl w:val="0"/>
        </w:rPr>
        <w:t xml:space="preserve">Atividade </w:t>
      </w:r>
      <w:r w:rsidDel="00000000" w:rsidR="00000000" w:rsidRPr="00000000">
        <w:rPr>
          <w:rFonts w:ascii="Arial Narrow" w:cs="Arial Narrow" w:eastAsia="Arial Narrow" w:hAnsi="Arial Narrow"/>
          <w:b w:val="1"/>
          <w:u w:val="single"/>
          <w:rtl w:val="0"/>
        </w:rPr>
        <w:t xml:space="preserve">3</w:t>
      </w:r>
      <w:r w:rsidDel="00000000" w:rsidR="00000000" w:rsidRPr="00000000">
        <w:rPr>
          <w:rtl w:val="0"/>
        </w:rPr>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pacing w:before="200" w:lineRule="auto"/>
        <w:ind w:left="360" w:hanging="360"/>
        <w:jc w:val="both"/>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Leitura conjunta e análise em grupo-turma do texto 1.</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pacing w:before="200" w:lineRule="auto"/>
        <w:ind w:left="360" w:hanging="360"/>
        <w:jc w:val="both"/>
        <w:rPr>
          <w:rFonts w:ascii="Arial Narrow" w:cs="Arial Narrow" w:eastAsia="Arial Narrow" w:hAnsi="Arial Narrow"/>
          <w:color w:val="000000"/>
        </w:rPr>
      </w:pPr>
      <w:r w:rsidDel="00000000" w:rsidR="00000000" w:rsidRPr="00000000">
        <w:rPr>
          <w:rFonts w:ascii="Arial Narrow" w:cs="Arial Narrow" w:eastAsia="Arial Narrow" w:hAnsi="Arial Narrow"/>
          <w:color w:val="000000"/>
          <w:rtl w:val="0"/>
        </w:rPr>
        <w:t xml:space="preserve">Preenchimento do quadro 1.</w:t>
      </w:r>
    </w:p>
    <w:p w:rsidR="00000000" w:rsidDel="00000000" w:rsidP="00000000" w:rsidRDefault="00000000" w:rsidRPr="00000000" w14:paraId="0000000D">
      <w:pPr>
        <w:ind w:left="0" w:firstLine="0"/>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0E">
      <w:pPr>
        <w:spacing w:after="0" w:before="0" w:line="360" w:lineRule="auto"/>
        <w:rPr>
          <w:rFonts w:ascii="Arial Narrow" w:cs="Arial Narrow" w:eastAsia="Arial Narrow" w:hAnsi="Arial Narrow"/>
          <w:b w:val="1"/>
          <w:u w:val="single"/>
        </w:rPr>
      </w:pPr>
      <w:r w:rsidDel="00000000" w:rsidR="00000000" w:rsidRPr="00000000">
        <w:rPr>
          <w:rFonts w:ascii="Arial Narrow" w:cs="Arial Narrow" w:eastAsia="Arial Narrow" w:hAnsi="Arial Narrow"/>
          <w:b w:val="1"/>
          <w:u w:val="single"/>
          <w:rtl w:val="0"/>
        </w:rPr>
        <w:t xml:space="preserve">Texto 1</w:t>
      </w:r>
    </w:p>
    <w:p w:rsidR="00000000" w:rsidDel="00000000" w:rsidP="00000000" w:rsidRDefault="00000000" w:rsidRPr="00000000" w14:paraId="0000000F">
      <w:pPr>
        <w:spacing w:after="0" w:before="0" w:line="360" w:lineRule="auto"/>
        <w:rPr>
          <w:rFonts w:ascii="Arial Narrow" w:cs="Arial Narrow" w:eastAsia="Arial Narrow" w:hAnsi="Arial Narrow"/>
        </w:rPr>
      </w:pPr>
      <w:r w:rsidDel="00000000" w:rsidR="00000000" w:rsidRPr="00000000">
        <w:rPr>
          <w:rFonts w:ascii="Arial Narrow" w:cs="Arial Narrow" w:eastAsia="Arial Narrow" w:hAnsi="Arial Narrow"/>
          <w:b w:val="1"/>
          <w:rtl w:val="0"/>
        </w:rPr>
        <w:t xml:space="preserve">«Tolerância: virtude ameaçada</w:t>
      </w:r>
      <w:r w:rsidDel="00000000" w:rsidR="00000000" w:rsidRPr="00000000">
        <w:rPr>
          <w:rtl w:val="0"/>
        </w:rPr>
      </w:r>
    </w:p>
    <w:p w:rsidR="00000000" w:rsidDel="00000000" w:rsidP="00000000" w:rsidRDefault="00000000" w:rsidRPr="00000000" w14:paraId="00000010">
      <w:pPr>
        <w:spacing w:line="360" w:lineRule="auto"/>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Desde o final da guerra fv ria, assiste-se a um aumento constante de conflitos de origem social, religiosa e cultural. Com demasiada frequência os referidos conflitos degeneraram em guerra, frequentemente violaram-se os direitos humanos e sacrificaram-se muitas vidas.</w:t>
      </w:r>
    </w:p>
    <w:p w:rsidR="00000000" w:rsidDel="00000000" w:rsidP="00000000" w:rsidRDefault="00000000" w:rsidRPr="00000000" w14:paraId="00000011">
      <w:pPr>
        <w:spacing w:line="360" w:lineRule="auto"/>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Que têm em comum o ressurgimento dos conflitos históricos e dos confrontos armados nos Balcãs e a recrudescência alarmante de agressões racistas na Europa Ocidental? Que laços, se é que existem, unem os grupos extremistas ou os que preconizam a supremacia de uma raça, onde quer que se encontrem no mundo? Que relação há entre o genocídio no Ruanda e as guerras protagonizadas por grupos extremistas religiosos noutros lugares do planeta? Há alguma relação entre os atos de violência cometidos contra escritores, jornalistas e artistas num país e a discriminação que sofrem, noutros, os povos indígenas?</w:t>
      </w:r>
    </w:p>
    <w:p w:rsidR="00000000" w:rsidDel="00000000" w:rsidP="00000000" w:rsidRDefault="00000000" w:rsidRPr="00000000" w14:paraId="00000012">
      <w:pPr>
        <w:spacing w:line="360" w:lineRule="auto"/>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A única resposta que nos ocorre de imediato é que a intolerância progride em todas as partes e mata em grande escala. A intolerância coloca numerosas questões de índole moral. Sempre foi assim.(...)  A intolerância considera-se cada vez mais uma séria ameaça para a democracia, a paz e a segurança. O problema preocupa, com razão, governos e opinião pública. E, contudo, quando se fala de intolerância, as perguntas são mais numerosas do que as respostas.</w:t>
      </w:r>
    </w:p>
    <w:p w:rsidR="00000000" w:rsidDel="00000000" w:rsidP="00000000" w:rsidRDefault="00000000" w:rsidRPr="00000000" w14:paraId="00000013">
      <w:pPr>
        <w:spacing w:line="360" w:lineRule="auto"/>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A intolerância tem estado sempre presente na história humana. Provocou a maioria das guerras, as perseguições religiosas e as confrontações ideológicas violentas. </w:t>
      </w:r>
    </w:p>
    <w:p w:rsidR="00000000" w:rsidDel="00000000" w:rsidP="00000000" w:rsidRDefault="00000000" w:rsidRPr="00000000" w14:paraId="00000014">
      <w:pPr>
        <w:spacing w:line="360" w:lineRule="auto"/>
        <w:rPr>
          <w:rFonts w:ascii="Arial Narrow" w:cs="Arial Narrow" w:eastAsia="Arial Narrow" w:hAnsi="Arial Narrow"/>
          <w:b w:val="1"/>
          <w:u w:val="single"/>
        </w:rPr>
      </w:pPr>
      <w:r w:rsidDel="00000000" w:rsidR="00000000" w:rsidRPr="00000000">
        <w:rPr>
          <w:rFonts w:ascii="Arial Narrow" w:cs="Arial Narrow" w:eastAsia="Arial Narrow" w:hAnsi="Arial Narrow"/>
          <w:rtl w:val="0"/>
        </w:rPr>
        <w:t xml:space="preserve">Moreira, Alexandre Magno Fernandes (2007). </w:t>
      </w:r>
      <w:r w:rsidDel="00000000" w:rsidR="00000000" w:rsidRPr="00000000">
        <w:rPr>
          <w:rFonts w:ascii="Arial Narrow" w:cs="Arial Narrow" w:eastAsia="Arial Narrow" w:hAnsi="Arial Narrow"/>
          <w:i w:val="1"/>
          <w:rtl w:val="0"/>
        </w:rPr>
        <w:t xml:space="preserve">Tolerância: virtude ameaçada</w:t>
      </w:r>
      <w:r w:rsidDel="00000000" w:rsidR="00000000" w:rsidRPr="00000000">
        <w:rPr>
          <w:rFonts w:ascii="Arial Narrow" w:cs="Arial Narrow" w:eastAsia="Arial Narrow" w:hAnsi="Arial Narrow"/>
          <w:rtl w:val="0"/>
        </w:rPr>
        <w:t xml:space="preserve">, </w:t>
      </w:r>
      <w:r w:rsidDel="00000000" w:rsidR="00000000" w:rsidRPr="00000000">
        <w:rPr>
          <w:rFonts w:ascii="Arial Narrow" w:cs="Arial Narrow" w:eastAsia="Arial Narrow" w:hAnsi="Arial Narrow"/>
          <w:i w:val="1"/>
          <w:rtl w:val="0"/>
        </w:rPr>
        <w:t xml:space="preserve">in </w:t>
      </w:r>
      <w:hyperlink r:id="rId9">
        <w:r w:rsidDel="00000000" w:rsidR="00000000" w:rsidRPr="00000000">
          <w:rPr>
            <w:rFonts w:ascii="Arial Narrow" w:cs="Arial Narrow" w:eastAsia="Arial Narrow" w:hAnsi="Arial Narrow"/>
            <w:color w:val="0000ff"/>
            <w:u w:val="single"/>
            <w:rtl w:val="0"/>
          </w:rPr>
          <w:t xml:space="preserve">http://www.direitonet.com.br/artigos/x/36/15/3615/</w:t>
        </w:r>
      </w:hyperlink>
      <w:r w:rsidDel="00000000" w:rsidR="00000000" w:rsidRPr="00000000">
        <w:rPr>
          <w:rFonts w:ascii="Arial Narrow" w:cs="Arial Narrow" w:eastAsia="Arial Narrow" w:hAnsi="Arial Narrow"/>
          <w:rtl w:val="0"/>
        </w:rPr>
        <w:t xml:space="preserve">)</w:t>
      </w:r>
      <w:r w:rsidDel="00000000" w:rsidR="00000000" w:rsidRPr="00000000">
        <w:rPr>
          <w:rtl w:val="0"/>
        </w:rPr>
      </w:r>
    </w:p>
    <w:p w:rsidR="00000000" w:rsidDel="00000000" w:rsidP="00000000" w:rsidRDefault="00000000" w:rsidRPr="00000000" w14:paraId="00000015">
      <w:pPr>
        <w:spacing w:line="360" w:lineRule="auto"/>
        <w:rPr>
          <w:rFonts w:ascii="Arial Narrow" w:cs="Arial Narrow" w:eastAsia="Arial Narrow" w:hAnsi="Arial Narrow"/>
          <w:b w:val="1"/>
          <w:u w:val="single"/>
        </w:rPr>
      </w:pPr>
      <w:r w:rsidDel="00000000" w:rsidR="00000000" w:rsidRPr="00000000">
        <w:rPr>
          <w:rtl w:val="0"/>
        </w:rPr>
      </w:r>
    </w:p>
    <w:p w:rsidR="00000000" w:rsidDel="00000000" w:rsidP="00000000" w:rsidRDefault="00000000" w:rsidRPr="00000000" w14:paraId="00000016">
      <w:pPr>
        <w:spacing w:line="360" w:lineRule="auto"/>
        <w:rPr>
          <w:rFonts w:ascii="Arial Narrow" w:cs="Arial Narrow" w:eastAsia="Arial Narrow" w:hAnsi="Arial Narrow"/>
          <w:b w:val="1"/>
          <w:u w:val="single"/>
        </w:rPr>
      </w:pPr>
      <w:r w:rsidDel="00000000" w:rsidR="00000000" w:rsidRPr="00000000">
        <w:rPr>
          <w:rFonts w:ascii="Arial Narrow" w:cs="Arial Narrow" w:eastAsia="Arial Narrow" w:hAnsi="Arial Narrow"/>
          <w:b w:val="1"/>
          <w:u w:val="single"/>
          <w:rtl w:val="0"/>
        </w:rPr>
        <w:t xml:space="preserve">Quadro 1</w:t>
      </w:r>
    </w:p>
    <w:p w:rsidR="00000000" w:rsidDel="00000000" w:rsidP="00000000" w:rsidRDefault="00000000" w:rsidRPr="00000000" w14:paraId="00000017">
      <w:pPr>
        <w:spacing w:line="36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18">
      <w:pPr>
        <w:spacing w:line="360" w:lineRule="auto"/>
        <w:jc w:val="both"/>
        <w:rPr>
          <w:rFonts w:ascii="Arial Narrow" w:cs="Arial Narrow" w:eastAsia="Arial Narrow" w:hAnsi="Arial Narrow"/>
          <w:highlight w:val="green"/>
        </w:rPr>
      </w:pPr>
      <w:r w:rsidDel="00000000" w:rsidR="00000000" w:rsidRPr="00000000">
        <w:rPr>
          <w:rFonts w:ascii="Arial Narrow" w:cs="Arial Narrow" w:eastAsia="Arial Narrow" w:hAnsi="Arial Narrow"/>
          <w:rtl w:val="0"/>
        </w:rPr>
        <w:t xml:space="preserve">Identifique as situações relatadas abaixo como diferentes manifestações de intolerância: r</w:t>
      </w:r>
      <w:r w:rsidDel="00000000" w:rsidR="00000000" w:rsidRPr="00000000">
        <w:rPr>
          <w:rFonts w:ascii="Arial Narrow" w:cs="Arial Narrow" w:eastAsia="Arial Narrow" w:hAnsi="Arial Narrow"/>
          <w:highlight w:val="green"/>
          <w:rtl w:val="0"/>
        </w:rPr>
        <w:t xml:space="preserve">acismo e xenofobia, desigualdades de sexo, discriminação por estado Civil, homofobia e transfobia, discriminação de portadores de necessidades especiais, religião ou crenças religiosas e edaísmo. </w:t>
      </w:r>
    </w:p>
    <w:p w:rsidR="00000000" w:rsidDel="00000000" w:rsidP="00000000" w:rsidRDefault="00000000" w:rsidRPr="00000000" w14:paraId="00000019">
      <w:pPr>
        <w:spacing w:line="360" w:lineRule="auto"/>
        <w:jc w:val="both"/>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Preencha o quadro, criando três exemplos para as situações em falta.</w:t>
      </w:r>
    </w:p>
    <w:tbl>
      <w:tblPr>
        <w:tblStyle w:val="Table1"/>
        <w:tblW w:w="83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6000"/>
        <w:tblGridChange w:id="0">
          <w:tblGrid>
            <w:gridCol w:w="2385"/>
            <w:gridCol w:w="6000"/>
          </w:tblGrid>
        </w:tblGridChange>
      </w:tblGrid>
      <w:tr>
        <w:trPr>
          <w:cantSplit w:val="0"/>
          <w:trHeight w:val="285" w:hRule="atLeast"/>
          <w:tblHeader w:val="0"/>
        </w:trPr>
        <w:tc>
          <w:tcPr>
            <w:tcBorders>
              <w:top w:color="000000" w:space="0" w:sz="4" w:val="single"/>
              <w:left w:color="000000" w:space="0" w:sz="4" w:val="single"/>
            </w:tcBorders>
            <w:tcMar>
              <w:top w:w="0.0" w:type="dxa"/>
              <w:bottom w:w="0.0" w:type="dxa"/>
            </w:tcMar>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200" w:before="0" w:line="360" w:lineRule="auto"/>
              <w:ind w:left="0" w:right="0" w:firstLine="0"/>
              <w:jc w:val="center"/>
              <w:rPr>
                <w:rFonts w:ascii="Arial Narrow" w:cs="Arial Narrow" w:eastAsia="Arial Narrow" w:hAnsi="Arial Narrow"/>
                <w:b w:val="1"/>
                <w:i w:val="0"/>
                <w:smallCaps w:val="0"/>
                <w:strike w:val="0"/>
                <w:color w:val="000000"/>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u w:val="none"/>
                <w:shd w:fill="auto" w:val="clear"/>
                <w:vertAlign w:val="baseline"/>
                <w:rtl w:val="0"/>
              </w:rPr>
              <w:t xml:space="preserve">Manifestações de Intolerância</w:t>
            </w:r>
          </w:p>
        </w:tc>
        <w:tc>
          <w:tcPr>
            <w:tcBorders>
              <w:top w:color="000000" w:space="0" w:sz="4" w:val="single"/>
              <w:right w:color="000000" w:space="0" w:sz="4" w:val="single"/>
            </w:tcBorders>
            <w:tcMar>
              <w:top w:w="0.0" w:type="dxa"/>
              <w:bottom w:w="0.0" w:type="dxa"/>
            </w:tcMa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200" w:before="0" w:line="360" w:lineRule="auto"/>
              <w:ind w:left="0" w:right="0" w:firstLine="0"/>
              <w:jc w:val="center"/>
              <w:rPr>
                <w:rFonts w:ascii="Arial Narrow" w:cs="Arial Narrow" w:eastAsia="Arial Narrow" w:hAnsi="Arial Narrow"/>
                <w:b w:val="1"/>
                <w:i w:val="0"/>
                <w:smallCaps w:val="0"/>
                <w:strike w:val="0"/>
                <w:color w:val="000000"/>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u w:val="none"/>
                <w:shd w:fill="auto" w:val="clear"/>
                <w:vertAlign w:val="baseline"/>
                <w:rtl w:val="0"/>
              </w:rPr>
              <w:t xml:space="preserve">Situações</w:t>
            </w:r>
          </w:p>
        </w:tc>
      </w:tr>
      <w:tr>
        <w:trPr>
          <w:cantSplit w:val="0"/>
          <w:trHeight w:val="720" w:hRule="atLeast"/>
          <w:tblHeader w:val="0"/>
        </w:trPr>
        <w:tc>
          <w:tcPr>
            <w:tcBorders>
              <w:left w:color="000000" w:space="0" w:sz="4" w:val="single"/>
              <w:bottom w:color="000000" w:space="0" w:sz="4" w:val="single"/>
            </w:tcBorders>
            <w:tcMar>
              <w:top w:w="0.0" w:type="dxa"/>
              <w:bottom w:w="0.0" w:type="dxa"/>
            </w:tcMar>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Arial Narrow" w:cs="Arial Narrow" w:eastAsia="Arial Narrow" w:hAnsi="Arial Narrow"/>
                <w:i w:val="0"/>
                <w:smallCaps w:val="0"/>
                <w:strike w:val="0"/>
                <w:color w:val="000000"/>
                <w:u w:val="none"/>
                <w:shd w:fill="auto" w:val="clear"/>
                <w:vertAlign w:val="baseline"/>
              </w:rPr>
            </w:pPr>
            <w:r w:rsidDel="00000000" w:rsidR="00000000" w:rsidRPr="00000000">
              <w:rPr>
                <w:rFonts w:ascii="Arial Narrow" w:cs="Arial Narrow" w:eastAsia="Arial Narrow" w:hAnsi="Arial Narrow"/>
                <w:rtl w:val="0"/>
              </w:rPr>
              <w:t xml:space="preserve">transfobia</w:t>
            </w:r>
            <w:r w:rsidDel="00000000" w:rsidR="00000000" w:rsidRPr="00000000">
              <w:rPr>
                <w:rtl w:val="0"/>
              </w:rPr>
            </w:r>
          </w:p>
        </w:tc>
        <w:tc>
          <w:tcPr>
            <w:tcBorders>
              <w:bottom w:color="000000" w:space="0" w:sz="4" w:val="single"/>
              <w:right w:color="000000" w:space="0" w:sz="4" w:val="single"/>
            </w:tcBorders>
            <w:tcMar>
              <w:top w:w="0.0" w:type="dxa"/>
              <w:bottom w:w="0.0" w:type="dxa"/>
            </w:tcMar>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both"/>
              <w:rPr>
                <w:rFonts w:ascii="Arial Narrow" w:cs="Arial Narrow" w:eastAsia="Arial Narrow" w:hAnsi="Arial Narrow"/>
                <w:i w:val="0"/>
                <w:smallCaps w:val="0"/>
                <w:strike w:val="0"/>
                <w:color w:val="000000"/>
                <w:u w:val="none"/>
                <w:shd w:fill="auto" w:val="clear"/>
                <w:vertAlign w:val="baseline"/>
              </w:rPr>
            </w:pPr>
            <w:r w:rsidDel="00000000" w:rsidR="00000000" w:rsidRPr="00000000">
              <w:rPr>
                <w:rFonts w:ascii="Arial Narrow" w:cs="Arial Narrow" w:eastAsia="Arial Narrow" w:hAnsi="Arial Narrow"/>
                <w:i w:val="0"/>
                <w:smallCaps w:val="0"/>
                <w:strike w:val="0"/>
                <w:color w:val="000000"/>
                <w:u w:val="none"/>
                <w:shd w:fill="auto" w:val="clear"/>
                <w:vertAlign w:val="baseline"/>
                <w:rtl w:val="0"/>
              </w:rPr>
              <w:t xml:space="preserve">“Duas semanas depois do corpo de Gisberta, a transexual alegadamente agredida até à morte por um grupo de jovens, ter sido encontrado num fundo de um poço, no Campo 24 de Agosto, no centro do Porto</w:t>
            </w:r>
            <w:r w:rsidDel="00000000" w:rsidR="00000000" w:rsidRPr="00000000">
              <w:rPr>
                <w:rFonts w:ascii="Arial Narrow" w:cs="Arial Narrow" w:eastAsia="Arial Narrow" w:hAnsi="Arial Narrow"/>
                <w:rtl w:val="0"/>
              </w:rPr>
              <w:t xml:space="preserve">…</w:t>
            </w:r>
            <w:r w:rsidDel="00000000" w:rsidR="00000000" w:rsidRPr="00000000">
              <w:rPr>
                <w:rFonts w:ascii="Arial Narrow" w:cs="Arial Narrow" w:eastAsia="Arial Narrow" w:hAnsi="Arial Narrow"/>
                <w:i w:val="0"/>
                <w:smallCaps w:val="0"/>
                <w:strike w:val="0"/>
                <w:color w:val="000000"/>
                <w:u w:val="none"/>
                <w:shd w:fill="auto" w:val="clear"/>
                <w:vertAlign w:val="baseline"/>
                <w:rtl w:val="0"/>
              </w:rPr>
              <w:t xml:space="preserve">” (Jornal público, 10.03.2006)</w:t>
            </w:r>
          </w:p>
        </w:tc>
      </w:tr>
      <w:tr>
        <w:trPr>
          <w:cantSplit w:val="0"/>
          <w:trHeight w:val="1065" w:hRule="atLeast"/>
          <w:tblHeader w:val="0"/>
        </w:trPr>
        <w:tc>
          <w:tcPr>
            <w:tcBorders>
              <w:left w:color="000000" w:space="0" w:sz="4" w:val="single"/>
            </w:tcBorders>
            <w:tcMar>
              <w:top w:w="0.0" w:type="dxa"/>
              <w:bottom w:w="0.0" w:type="dxa"/>
            </w:tcMar>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Arial Narrow" w:cs="Arial Narrow" w:eastAsia="Arial Narrow" w:hAnsi="Arial Narrow"/>
                <w:i w:val="0"/>
                <w:smallCaps w:val="0"/>
                <w:strike w:val="0"/>
                <w:color w:val="000000"/>
                <w:u w:val="none"/>
                <w:shd w:fill="auto" w:val="clear"/>
                <w:vertAlign w:val="baseline"/>
              </w:rPr>
            </w:pPr>
            <w:r w:rsidDel="00000000" w:rsidR="00000000" w:rsidRPr="00000000">
              <w:rPr>
                <w:rFonts w:ascii="Arial Narrow" w:cs="Arial Narrow" w:eastAsia="Arial Narrow" w:hAnsi="Arial Narrow"/>
                <w:rtl w:val="0"/>
              </w:rPr>
              <w:t xml:space="preserve">xenofobia</w:t>
            </w:r>
            <w:r w:rsidDel="00000000" w:rsidR="00000000" w:rsidRPr="00000000">
              <w:rPr>
                <w:rtl w:val="0"/>
              </w:rPr>
            </w:r>
          </w:p>
        </w:tc>
        <w:tc>
          <w:tcPr>
            <w:tcBorders>
              <w:bottom w:color="000000" w:space="0" w:sz="4" w:val="single"/>
              <w:right w:color="000000" w:space="0" w:sz="4" w:val="single"/>
            </w:tcBorders>
            <w:tcMar>
              <w:top w:w="0.0" w:type="dxa"/>
              <w:bottom w:w="0.0" w:type="dxa"/>
            </w:tcMar>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120" w:before="480" w:line="36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“Greve contra portugueses e italianos continua</w:t>
            </w:r>
            <w:r w:rsidDel="00000000" w:rsidR="00000000" w:rsidRPr="00000000">
              <w:rPr>
                <w:rtl w:val="0"/>
              </w:rPr>
            </w:r>
          </w:p>
          <w:p w:rsidR="00000000" w:rsidDel="00000000" w:rsidP="00000000" w:rsidRDefault="00000000" w:rsidRPr="00000000" w14:paraId="00000020">
            <w:pPr>
              <w:widowControl w:val="0"/>
              <w:spacing w:line="360" w:lineRule="auto"/>
              <w:jc w:val="both"/>
              <w:rPr>
                <w:rFonts w:ascii="Arial Narrow" w:cs="Arial Narrow" w:eastAsia="Arial Narrow" w:hAnsi="Arial Narrow"/>
              </w:rPr>
            </w:pPr>
            <w:r w:rsidDel="00000000" w:rsidR="00000000" w:rsidRPr="00000000">
              <w:rPr>
                <w:rFonts w:ascii="Arial Narrow" w:cs="Arial Narrow" w:eastAsia="Arial Narrow" w:hAnsi="Arial Narrow"/>
                <w:rtl w:val="0"/>
              </w:rPr>
              <w:t xml:space="preserve">O ministro dos Negócios Estrangeiros, Luís Amado, considerou ontem inaceitável qualquer tentativa de discriminação de trabalhadores, portugueses ou não, e sustentou que quaisquer dificuldades laborais têm de ser resolvidas no quadro legal.” (Jornal DN, 03.02.2009)</w:t>
            </w:r>
          </w:p>
        </w:tc>
      </w:tr>
      <w:tr>
        <w:trPr>
          <w:cantSplit w:val="0"/>
          <w:trHeight w:val="705" w:hRule="atLeast"/>
          <w:tblHeader w:val="0"/>
        </w:trPr>
        <w:tc>
          <w:tcPr>
            <w:tcBorders>
              <w:left w:color="000000" w:space="0" w:sz="4" w:val="single"/>
              <w:bottom w:color="000000" w:space="0" w:sz="4" w:val="single"/>
            </w:tcBorders>
            <w:tcMar>
              <w:top w:w="0.0" w:type="dxa"/>
              <w:bottom w:w="0.0" w:type="dxa"/>
            </w:tcMar>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Arial Narrow" w:cs="Arial Narrow" w:eastAsia="Arial Narrow" w:hAnsi="Arial Narrow"/>
                <w:i w:val="0"/>
                <w:smallCaps w:val="0"/>
                <w:strike w:val="0"/>
                <w:color w:val="000000"/>
                <w:u w:val="none"/>
                <w:shd w:fill="auto" w:val="clear"/>
                <w:vertAlign w:val="baseline"/>
              </w:rPr>
            </w:pPr>
            <w:r w:rsidDel="00000000" w:rsidR="00000000" w:rsidRPr="00000000">
              <w:rPr>
                <w:rFonts w:ascii="Arial Narrow" w:cs="Arial Narrow" w:eastAsia="Arial Narrow" w:hAnsi="Arial Narrow"/>
                <w:rtl w:val="0"/>
              </w:rPr>
              <w:t xml:space="preserve">r</w:t>
            </w:r>
            <w:ins w:author="Filomena Curado" w:id="0" w:date="2024-10-21T20:32:49Z">
              <w:r w:rsidDel="00000000" w:rsidR="00000000" w:rsidRPr="00000000">
                <w:rPr>
                  <w:rFonts w:ascii="Arial Narrow" w:cs="Arial Narrow" w:eastAsia="Arial Narrow" w:hAnsi="Arial Narrow"/>
                  <w:rtl w:val="0"/>
                </w:rPr>
                <w:t xml:space="preserve">a</w:t>
              </w:r>
            </w:ins>
            <w:del w:author="Filomena Curado" w:id="0" w:date="2024-10-21T20:32:49Z">
              <w:r w:rsidDel="00000000" w:rsidR="00000000" w:rsidRPr="00000000">
                <w:rPr>
                  <w:rFonts w:ascii="Arial Narrow" w:cs="Arial Narrow" w:eastAsia="Arial Narrow" w:hAnsi="Arial Narrow"/>
                  <w:rtl w:val="0"/>
                </w:rPr>
                <w:delText xml:space="preserve">e</w:delText>
              </w:r>
            </w:del>
            <w:r w:rsidDel="00000000" w:rsidR="00000000" w:rsidRPr="00000000">
              <w:rPr>
                <w:rFonts w:ascii="Arial Narrow" w:cs="Arial Narrow" w:eastAsia="Arial Narrow" w:hAnsi="Arial Narrow"/>
                <w:rtl w:val="0"/>
              </w:rPr>
              <w:t xml:space="preserve">cismo</w:t>
            </w:r>
            <w:r w:rsidDel="00000000" w:rsidR="00000000" w:rsidRPr="00000000">
              <w:rPr>
                <w:rtl w:val="0"/>
              </w:rPr>
            </w:r>
          </w:p>
        </w:tc>
        <w:tc>
          <w:tcPr>
            <w:tcBorders>
              <w:bottom w:color="000000" w:space="0" w:sz="4" w:val="single"/>
              <w:right w:color="000000" w:space="0" w:sz="4" w:val="single"/>
            </w:tcBorders>
            <w:tcMar>
              <w:top w:w="0.0" w:type="dxa"/>
              <w:bottom w:w="0.0" w:type="dxa"/>
            </w:tcMar>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360" w:lineRule="auto"/>
              <w:ind w:left="0" w:right="0" w:firstLine="0"/>
              <w:jc w:val="both"/>
              <w:rPr>
                <w:rFonts w:ascii="Arial Narrow" w:cs="Arial Narrow" w:eastAsia="Arial Narrow" w:hAnsi="Arial Narrow"/>
                <w:b w:val="1"/>
                <w:i w:val="0"/>
                <w:smallCaps w:val="0"/>
                <w:strike w:val="0"/>
                <w:color w:val="000000"/>
                <w:u w:val="none"/>
                <w:shd w:fill="auto" w:val="clear"/>
                <w:vertAlign w:val="baseline"/>
              </w:rPr>
            </w:pPr>
            <w:r w:rsidDel="00000000" w:rsidR="00000000" w:rsidRPr="00000000">
              <w:rPr>
                <w:rFonts w:ascii="Arial Narrow" w:cs="Arial Narrow" w:eastAsia="Arial Narrow" w:hAnsi="Arial Narrow"/>
                <w:i w:val="0"/>
                <w:smallCaps w:val="0"/>
                <w:strike w:val="0"/>
                <w:color w:val="000000"/>
                <w:u w:val="none"/>
                <w:shd w:fill="auto" w:val="clear"/>
                <w:vertAlign w:val="baseline"/>
                <w:rtl w:val="0"/>
              </w:rPr>
              <w:t xml:space="preserve">Quando vou à procura de trabalho, reparam na minha cor e sou excluído por causa disso. Dizem que a vaga já está preenchida, mas quando saio continuam a fazer entrevistas às outras pessoas.</w:t>
            </w:r>
            <w:r w:rsidDel="00000000" w:rsidR="00000000" w:rsidRPr="00000000">
              <w:rPr>
                <w:rtl w:val="0"/>
              </w:rPr>
            </w:r>
          </w:p>
        </w:tc>
      </w:tr>
      <w:tr>
        <w:trPr>
          <w:cantSplit w:val="0"/>
          <w:trHeight w:val="735" w:hRule="atLeast"/>
          <w:tblHeader w:val="0"/>
        </w:trPr>
        <w:tc>
          <w:tcPr>
            <w:tcBorders>
              <w:left w:color="000000" w:space="0" w:sz="4" w:val="single"/>
              <w:bottom w:color="000000" w:space="0" w:sz="4" w:val="single"/>
            </w:tcBorders>
            <w:tcMar>
              <w:top w:w="0.0" w:type="dxa"/>
              <w:bottom w:w="0.0" w:type="dxa"/>
            </w:tcMar>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Arial Narrow" w:cs="Arial Narrow" w:eastAsia="Arial Narrow" w:hAnsi="Arial Narrow"/>
                <w:i w:val="0"/>
                <w:smallCaps w:val="0"/>
                <w:strike w:val="0"/>
                <w:color w:val="000000"/>
                <w:u w:val="none"/>
                <w:shd w:fill="auto" w:val="clear"/>
                <w:vertAlign w:val="baseline"/>
              </w:rPr>
            </w:pPr>
            <w:r w:rsidDel="00000000" w:rsidR="00000000" w:rsidRPr="00000000">
              <w:rPr>
                <w:rFonts w:ascii="Arial Narrow" w:cs="Arial Narrow" w:eastAsia="Arial Narrow" w:hAnsi="Arial Narrow"/>
                <w:rtl w:val="0"/>
              </w:rPr>
              <w:t xml:space="preserve">edaísmo</w:t>
            </w:r>
            <w:r w:rsidDel="00000000" w:rsidR="00000000" w:rsidRPr="00000000">
              <w:rPr>
                <w:rtl w:val="0"/>
              </w:rPr>
            </w:r>
          </w:p>
        </w:tc>
        <w:tc>
          <w:tcPr>
            <w:tcBorders>
              <w:bottom w:color="000000" w:space="0" w:sz="4" w:val="single"/>
              <w:right w:color="000000" w:space="0" w:sz="4" w:val="single"/>
            </w:tcBorders>
            <w:tcMar>
              <w:top w:w="0.0" w:type="dxa"/>
              <w:bottom w:w="0.0" w:type="dxa"/>
            </w:tcMar>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Narrow" w:cs="Arial Narrow" w:eastAsia="Arial Narrow" w:hAnsi="Arial Narrow"/>
                <w:i w:val="0"/>
                <w:smallCaps w:val="0"/>
                <w:strike w:val="0"/>
                <w:color w:val="000000"/>
                <w:u w:val="none"/>
                <w:shd w:fill="auto" w:val="clear"/>
                <w:vertAlign w:val="baseline"/>
              </w:rPr>
            </w:pPr>
            <w:r w:rsidDel="00000000" w:rsidR="00000000" w:rsidRPr="00000000">
              <w:rPr>
                <w:rFonts w:ascii="Arial Narrow" w:cs="Arial Narrow" w:eastAsia="Arial Narrow" w:hAnsi="Arial Narrow"/>
                <w:i w:val="0"/>
                <w:smallCaps w:val="0"/>
                <w:strike w:val="0"/>
                <w:color w:val="000000"/>
                <w:u w:val="none"/>
                <w:shd w:fill="auto" w:val="clear"/>
                <w:vertAlign w:val="baseline"/>
                <w:rtl w:val="0"/>
              </w:rPr>
              <w:t xml:space="preserve">Silvestre Pedrosa, um bancário “atirado para a reforma aos 55 anos”, lamentou a falta de capacidade organizativa dos cidadãos portugueses para lutarem pela defesa dos seus direitos e contra os vários tipos de discriminação.</w:t>
            </w:r>
          </w:p>
        </w:tc>
      </w:tr>
      <w:tr>
        <w:trPr>
          <w:cantSplit w:val="0"/>
          <w:trHeight w:val="885" w:hRule="atLeast"/>
          <w:tblHeader w:val="0"/>
        </w:trPr>
        <w:tc>
          <w:tcPr>
            <w:tcBorders>
              <w:left w:color="000000" w:space="0" w:sz="4" w:val="single"/>
              <w:bottom w:color="000000" w:space="0" w:sz="4" w:val="single"/>
            </w:tcBorders>
            <w:tcMar>
              <w:top w:w="0.0" w:type="dxa"/>
              <w:bottom w:w="0.0" w:type="dxa"/>
            </w:tcMar>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Arial Narrow" w:cs="Arial Narrow" w:eastAsia="Arial Narrow" w:hAnsi="Arial Narrow"/>
                <w:i w:val="0"/>
                <w:smallCaps w:val="0"/>
                <w:strike w:val="0"/>
                <w:color w:val="000000"/>
                <w:u w:val="none"/>
                <w:shd w:fill="auto" w:val="clear"/>
                <w:vertAlign w:val="baseline"/>
              </w:rPr>
            </w:pPr>
            <w:r w:rsidDel="00000000" w:rsidR="00000000" w:rsidRPr="00000000">
              <w:rPr>
                <w:rFonts w:ascii="Arial Narrow" w:cs="Arial Narrow" w:eastAsia="Arial Narrow" w:hAnsi="Arial Narrow"/>
                <w:rtl w:val="0"/>
              </w:rPr>
              <w:t xml:space="preserve">descriminação religiosa</w:t>
            </w:r>
            <w:r w:rsidDel="00000000" w:rsidR="00000000" w:rsidRPr="00000000">
              <w:rPr>
                <w:rtl w:val="0"/>
              </w:rPr>
            </w:r>
          </w:p>
        </w:tc>
        <w:tc>
          <w:tcPr>
            <w:tcBorders>
              <w:bottom w:color="000000" w:space="0" w:sz="4" w:val="single"/>
              <w:right w:color="000000" w:space="0" w:sz="4" w:val="single"/>
            </w:tcBorders>
            <w:tcMar>
              <w:top w:w="0.0" w:type="dxa"/>
              <w:bottom w:w="0.0" w:type="dxa"/>
            </w:tcMar>
          </w:tcPr>
          <w:p w:rsidR="00000000" w:rsidDel="00000000" w:rsidP="00000000" w:rsidRDefault="00000000" w:rsidRPr="00000000" w14:paraId="00000026">
            <w:pPr>
              <w:widowControl w:val="0"/>
              <w:spacing w:line="360" w:lineRule="auto"/>
              <w:jc w:val="both"/>
              <w:rPr>
                <w:rFonts w:ascii="Arial Narrow" w:cs="Arial Narrow" w:eastAsia="Arial Narrow" w:hAnsi="Arial Narrow"/>
              </w:rPr>
            </w:pPr>
            <w:r w:rsidDel="00000000" w:rsidR="00000000" w:rsidRPr="00000000">
              <w:rPr>
                <w:rFonts w:ascii="Arial Narrow" w:cs="Arial Narrow" w:eastAsia="Arial Narrow" w:hAnsi="Arial Narrow"/>
                <w:color w:val="555555"/>
                <w:shd w:fill="fefefe" w:val="clear"/>
                <w:rtl w:val="0"/>
              </w:rPr>
              <w:t xml:space="preserve">“A missão de Nangololo já tinha sido atacada em Abril, mas desta vez foi destruída pelos insurgentes que ocuparam o distrito de Muidumbe de 30 de Outubro até quinta-feira, quando foram obrigados a retirar pelas forças de defesa e segurança.</w:t>
            </w:r>
            <w:r w:rsidDel="00000000" w:rsidR="00000000" w:rsidRPr="00000000">
              <w:rPr>
                <w:rtl w:val="0"/>
              </w:rPr>
            </w:r>
          </w:p>
          <w:p w:rsidR="00000000" w:rsidDel="00000000" w:rsidP="00000000" w:rsidRDefault="00000000" w:rsidRPr="00000000" w14:paraId="00000027">
            <w:pPr>
              <w:widowControl w:val="0"/>
              <w:spacing w:line="360" w:lineRule="auto"/>
              <w:jc w:val="both"/>
              <w:rPr>
                <w:rFonts w:ascii="Arial Narrow" w:cs="Arial Narrow" w:eastAsia="Arial Narrow" w:hAnsi="Arial Narrow"/>
                <w:color w:val="000000"/>
              </w:rPr>
            </w:pPr>
            <w:r w:rsidDel="00000000" w:rsidR="00000000" w:rsidRPr="00000000">
              <w:rPr>
                <w:rFonts w:ascii="Arial Narrow" w:cs="Arial Narrow" w:eastAsia="Arial Narrow" w:hAnsi="Arial Narrow"/>
                <w:color w:val="0a0a0a"/>
                <w:shd w:fill="fefefe" w:val="clear"/>
                <w:rtl w:val="0"/>
              </w:rPr>
              <w:t xml:space="preserve">Atacada, ocupada e destruída. A histórica missão católica de Nangololo, a segunda mais antiga da diocese de Pemba, situada em Muidumbe, na província de Cabo Delgado, ficou com as marcas da ocupação pelos jihadistas que há mais de três anos mantêm um conflito violento no Norte de Moçambique.”(Público, 22/11/20)</w:t>
            </w:r>
            <w:r w:rsidDel="00000000" w:rsidR="00000000" w:rsidRPr="00000000">
              <w:rPr>
                <w:rtl w:val="0"/>
              </w:rPr>
            </w:r>
          </w:p>
        </w:tc>
      </w:tr>
      <w:tr>
        <w:trPr>
          <w:cantSplit w:val="0"/>
          <w:trHeight w:val="885" w:hRule="atLeast"/>
          <w:tblHeader w:val="0"/>
        </w:trPr>
        <w:tc>
          <w:tcPr>
            <w:tcBorders>
              <w:left w:color="000000" w:space="0" w:sz="4" w:val="single"/>
              <w:bottom w:color="000000" w:space="0" w:sz="4" w:val="single"/>
            </w:tcBorders>
            <w:tcMar>
              <w:top w:w="0.0" w:type="dxa"/>
              <w:bottom w:w="0.0" w:type="dxa"/>
            </w:tcMa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Arial Narrow" w:cs="Arial Narrow" w:eastAsia="Arial Narrow" w:hAnsi="Arial Narrow"/>
                <w:i w:val="0"/>
                <w:smallCaps w:val="0"/>
                <w:strike w:val="0"/>
                <w:color w:val="000000"/>
                <w:u w:val="none"/>
                <w:shd w:fill="auto" w:val="clear"/>
                <w:vertAlign w:val="baseline"/>
              </w:rPr>
            </w:pPr>
            <w:r w:rsidDel="00000000" w:rsidR="00000000" w:rsidRPr="00000000">
              <w:rPr>
                <w:rFonts w:ascii="Arial Narrow" w:cs="Arial Narrow" w:eastAsia="Arial Narrow" w:hAnsi="Arial Narrow"/>
                <w:rtl w:val="0"/>
              </w:rPr>
              <w:t xml:space="preserve">portadores de necessidades especiais</w:t>
            </w:r>
            <w:r w:rsidDel="00000000" w:rsidR="00000000" w:rsidRPr="00000000">
              <w:rPr>
                <w:rtl w:val="0"/>
              </w:rPr>
            </w:r>
          </w:p>
        </w:tc>
        <w:tc>
          <w:tcPr>
            <w:tcBorders>
              <w:bottom w:color="000000" w:space="0" w:sz="4" w:val="single"/>
              <w:right w:color="000000" w:space="0" w:sz="4" w:val="single"/>
            </w:tcBorders>
            <w:tcMar>
              <w:top w:w="0.0" w:type="dxa"/>
              <w:bottom w:w="0.0" w:type="dxa"/>
            </w:tcMar>
          </w:tcPr>
          <w:p w:rsidR="00000000" w:rsidDel="00000000" w:rsidP="00000000" w:rsidRDefault="00000000" w:rsidRPr="00000000" w14:paraId="00000029">
            <w:pPr>
              <w:widowControl w:val="0"/>
              <w:spacing w:line="360" w:lineRule="auto"/>
              <w:jc w:val="both"/>
              <w:rPr>
                <w:rFonts w:ascii="Arial Narrow" w:cs="Arial Narrow" w:eastAsia="Arial Narrow" w:hAnsi="Arial Narrow"/>
                <w:color w:val="3a3a3a"/>
              </w:rPr>
            </w:pPr>
            <w:r w:rsidDel="00000000" w:rsidR="00000000" w:rsidRPr="00000000">
              <w:rPr>
                <w:rFonts w:ascii="Arial Narrow" w:cs="Arial Narrow" w:eastAsia="Arial Narrow" w:hAnsi="Arial Narrow"/>
                <w:color w:val="3a3a3a"/>
                <w:rtl w:val="0"/>
              </w:rPr>
              <w:t xml:space="preserve">A raridade de utilização de plataformas em autocarros para </w:t>
            </w:r>
            <w:ins w:author="Filomena Curado" w:id="1" w:date="2024-10-21T20:33:04Z">
              <w:commentRangeStart w:id="0"/>
              <w:r w:rsidDel="00000000" w:rsidR="00000000" w:rsidRPr="00000000">
                <w:rPr>
                  <w:rFonts w:ascii="Arial Narrow" w:cs="Arial Narrow" w:eastAsia="Arial Narrow" w:hAnsi="Arial Narrow"/>
                  <w:color w:val="3a3a3a"/>
                  <w:rtl w:val="0"/>
                </w:rPr>
                <w:t xml:space="preserve">pessoas em cadeira de rodas </w:t>
              </w:r>
            </w:ins>
            <w:del w:author="Filomena Curado" w:id="1" w:date="2024-10-21T20:33:04Z">
              <w:commentRangeEnd w:id="0"/>
              <w:r w:rsidDel="00000000" w:rsidR="00000000" w:rsidRPr="00000000">
                <w:commentReference w:id="0"/>
              </w:r>
              <w:r w:rsidDel="00000000" w:rsidR="00000000" w:rsidRPr="00000000">
                <w:rPr>
                  <w:rFonts w:ascii="Arial Narrow" w:cs="Arial Narrow" w:eastAsia="Arial Narrow" w:hAnsi="Arial Narrow"/>
                  <w:color w:val="3a3a3a"/>
                  <w:rtl w:val="0"/>
                </w:rPr>
                <w:delText xml:space="preserve">cadeirantes</w:delText>
              </w:r>
            </w:del>
            <w:r w:rsidDel="00000000" w:rsidR="00000000" w:rsidRPr="00000000">
              <w:rPr>
                <w:rtl w:val="0"/>
              </w:rPr>
            </w:r>
          </w:p>
        </w:tc>
      </w:tr>
      <w:tr>
        <w:trPr>
          <w:cantSplit w:val="0"/>
          <w:trHeight w:val="855" w:hRule="atLeast"/>
          <w:tblHeader w:val="0"/>
        </w:trPr>
        <w:tc>
          <w:tcPr>
            <w:tcBorders>
              <w:left w:color="000000" w:space="0" w:sz="4" w:val="single"/>
            </w:tcBorders>
            <w:tcMar>
              <w:top w:w="0.0" w:type="dxa"/>
              <w:bottom w:w="0.0" w:type="dxa"/>
            </w:tcMar>
          </w:tcPr>
          <w:p w:rsidR="00000000" w:rsidDel="00000000" w:rsidP="00000000" w:rsidRDefault="00000000" w:rsidRPr="00000000" w14:paraId="0000002A">
            <w:pPr>
              <w:spacing w:line="360" w:lineRule="auto"/>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discriminação por estado Civil</w:t>
            </w:r>
          </w:p>
        </w:tc>
        <w:tc>
          <w:tcPr>
            <w:tcBorders>
              <w:right w:color="000000" w:space="0" w:sz="4" w:val="single"/>
            </w:tcBorders>
            <w:tcMar>
              <w:top w:w="0.0" w:type="dxa"/>
              <w:bottom w:w="0.0" w:type="dxa"/>
            </w:tcMar>
          </w:tcPr>
          <w:p w:rsidR="00000000" w:rsidDel="00000000" w:rsidP="00000000" w:rsidRDefault="00000000" w:rsidRPr="00000000" w14:paraId="0000002B">
            <w:pPr>
              <w:widowControl w:val="0"/>
              <w:spacing w:line="36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pessoas divorciadas são em grande parte alvo de críticas sociais </w:t>
            </w:r>
          </w:p>
        </w:tc>
      </w:tr>
      <w:tr>
        <w:trPr>
          <w:cantSplit w:val="0"/>
          <w:trHeight w:val="855" w:hRule="atLeast"/>
          <w:tblHeader w:val="0"/>
        </w:trPr>
        <w:tc>
          <w:tcPr>
            <w:tcBorders>
              <w:left w:color="000000" w:space="0" w:sz="4" w:val="single"/>
              <w:bottom w:color="000000" w:space="0" w:sz="4" w:val="single"/>
            </w:tcBorders>
            <w:tcMar>
              <w:top w:w="0.0" w:type="dxa"/>
              <w:bottom w:w="0.0" w:type="dxa"/>
            </w:tcMar>
          </w:tcPr>
          <w:p w:rsidR="00000000" w:rsidDel="00000000" w:rsidP="00000000" w:rsidRDefault="00000000" w:rsidRPr="00000000" w14:paraId="0000002C">
            <w:pPr>
              <w:spacing w:line="360" w:lineRule="auto"/>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homofobia</w:t>
            </w:r>
          </w:p>
        </w:tc>
        <w:tc>
          <w:tcPr>
            <w:tcBorders>
              <w:bottom w:color="000000" w:space="0" w:sz="4" w:val="single"/>
              <w:right w:color="000000" w:space="0" w:sz="4" w:val="single"/>
            </w:tcBorders>
            <w:tcMar>
              <w:top w:w="0.0" w:type="dxa"/>
              <w:bottom w:w="0.0" w:type="dxa"/>
            </w:tcMar>
          </w:tcPr>
          <w:p w:rsidR="00000000" w:rsidDel="00000000" w:rsidP="00000000" w:rsidRDefault="00000000" w:rsidRPr="00000000" w14:paraId="0000002D">
            <w:pPr>
              <w:widowControl w:val="0"/>
              <w:spacing w:line="36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há casos de homosexuais onde são recusados serviços e provavelmente são excluídos socialmente</w:t>
            </w:r>
          </w:p>
        </w:tc>
      </w:tr>
    </w:tbl>
    <w:p w:rsidR="00000000" w:rsidDel="00000000" w:rsidP="00000000" w:rsidRDefault="00000000" w:rsidRPr="00000000" w14:paraId="0000002E">
      <w:pPr>
        <w:spacing w:after="280" w:before="280" w:lineRule="auto"/>
        <w:rPr>
          <w:rFonts w:ascii="Arial Narrow" w:cs="Arial Narrow" w:eastAsia="Arial Narrow" w:hAnsi="Arial Narrow"/>
          <w:b w:val="1"/>
          <w:u w:val="single"/>
        </w:rPr>
      </w:pPr>
      <w:r w:rsidDel="00000000" w:rsidR="00000000" w:rsidRPr="00000000">
        <w:rPr>
          <w:rtl w:val="0"/>
        </w:rPr>
      </w:r>
    </w:p>
    <w:p w:rsidR="00000000" w:rsidDel="00000000" w:rsidP="00000000" w:rsidRDefault="00000000" w:rsidRPr="00000000" w14:paraId="0000002F">
      <w:pPr>
        <w:spacing w:after="280" w:before="280" w:lineRule="auto"/>
        <w:rPr>
          <w:rFonts w:ascii="Arial Narrow" w:cs="Arial Narrow" w:eastAsia="Arial Narrow" w:hAnsi="Arial Narrow"/>
          <w:b w:val="1"/>
          <w:u w:val="single"/>
        </w:rPr>
      </w:pPr>
      <w:r w:rsidDel="00000000" w:rsidR="00000000" w:rsidRPr="00000000">
        <w:rPr>
          <w:rtl w:val="0"/>
        </w:rPr>
      </w:r>
    </w:p>
    <w:p w:rsidR="00000000" w:rsidDel="00000000" w:rsidP="00000000" w:rsidRDefault="00000000" w:rsidRPr="00000000" w14:paraId="00000030">
      <w:pPr>
        <w:keepNext w:val="1"/>
        <w:pBdr>
          <w:top w:space="0" w:sz="0" w:val="nil"/>
          <w:left w:space="0" w:sz="0" w:val="nil"/>
          <w:bottom w:space="0" w:sz="0" w:val="nil"/>
          <w:right w:space="0" w:sz="0" w:val="nil"/>
          <w:between w:space="0" w:sz="0" w:val="nil"/>
        </w:pBdr>
        <w:tabs>
          <w:tab w:val="center" w:leader="none" w:pos="4252"/>
          <w:tab w:val="right" w:leader="none" w:pos="8504"/>
        </w:tabs>
        <w:spacing w:line="276" w:lineRule="auto"/>
        <w:jc w:val="center"/>
        <w:rPr>
          <w:rFonts w:ascii="Arial Narrow" w:cs="Arial Narrow" w:eastAsia="Arial Narrow" w:hAnsi="Arial Narrow"/>
          <w:color w:val="000000"/>
        </w:rPr>
      </w:pPr>
      <w:r w:rsidDel="00000000" w:rsidR="00000000" w:rsidRPr="00000000">
        <w:rPr>
          <w:rtl w:val="0"/>
        </w:rPr>
      </w:r>
    </w:p>
    <w:sectPr>
      <w:headerReference r:id="rId10" w:type="default"/>
      <w:footerReference r:id="rId11" w:type="default"/>
      <w:pgSz w:h="16840" w:w="11900" w:orient="portrait"/>
      <w:pgMar w:bottom="1417" w:top="709"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Filomena Curado" w:id="0" w:date="2024-10-21T20:33:45Z">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português de Portugal não se utiliza a palavra cadeirante.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right" w:leader="none" w:pos="9020"/>
        <w:tab w:val="left" w:leader="none" w:pos="720"/>
        <w:tab w:val="left" w:leader="none" w:pos="1440"/>
        <w:tab w:val="left" w:leader="none" w:pos="216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right" w:leader="none" w:pos="8478"/>
      </w:tabs>
      <w:jc w:val="right"/>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leader="none" w:pos="9020"/>
      </w:tabs>
      <w:rPr>
        <w:rFonts w:ascii="Helvetica Neue" w:cs="Helvetica Neue" w:eastAsia="Helvetica Neue" w:hAnsi="Helvetica Neue"/>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www.direitonet.com.br/artigos/x/36/15/3615/"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